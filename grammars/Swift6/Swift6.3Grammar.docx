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A7F7" w14:textId="68329963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whitespace</w:t>
      </w:r>
    </w:p>
    <w:p w14:paraId="2409969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U+0000, U+000B, or U+000C</w:t>
      </w:r>
    </w:p>
    <w:p w14:paraId="1EE2A28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U+000D followed by U+000A</w:t>
      </w:r>
    </w:p>
    <w:p w14:paraId="7781EB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U+0009 or U+0020</w:t>
      </w:r>
    </w:p>
    <w:p w14:paraId="4E238C5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44CCDDF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 U+000A or U+000D</w:t>
      </w:r>
    </w:p>
    <w:p w14:paraId="026C5B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1200C5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</w:t>
      </w:r>
    </w:p>
    <w:p w14:paraId="429D103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</w:p>
    <w:p w14:paraId="1E83A2D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Upper- or lowercase letter A through Z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U+00A8, U+00AA, U+00AD, U+00AF, U+00B2–U+00B5, or U+00B7–U+00BA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U+00BC–U+00BE, U+00C0–U+00D6, U+00D8–U+00F6, or U+00F8–U+00FF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U+0100–U+02FF, U+0370–U+167F, U+1681–U+180D, or U+180F–U+1DBF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U+1E00–U+1FFF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U+200B–U+200D, U+202A–U+202E, U+203F–U+2040, U+2054, or U+2060–U+206F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U+2070–U+20CF, U+2100–U+218F, U+2460–U+24FF, or U+2776–U+2793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U+2C00–U+2DFF or U+2E80–U+2FFF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U+3004–U+3007, U+3021–U+302F, U+3031–U+303F, or U+3040–U+D7FF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U+F900–U+FD3D, U+FD40–U+FDCF, U+FDF0–U+FE1F, or U+FE30–U+FE44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U+FE47–U+FFFD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U+10000–U+1FFFD, U+20000–U+2FFFD, U+30000–U+3FFFD, or U+40000–U+4FFFD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U+50000–U+5FFFD, U+60000–U+6FFFD, U+70000–U+7FFFD, or U+80000–U+8FFFD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U+90000–U+9FFFD, U+A0000–U+AFFFD, U+B0000–U+BFFFD, or U+C0000–U+CFFFD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U+D0000–U+DFFFD or U+E0000–U+EFFFD</w:t>
      </w:r>
    </w:p>
    <w:p w14:paraId="3B09CC1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</w:t>
      </w:r>
      <w:del w:id="9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Digit 0 through 9</w:delText>
        </w:r>
      </w:del>
      <w:ins w:id="10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decimal-digit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U+0300–U+036F, U+1DC0–U+1DFF, U+20D0–U+20FF, or U+FE20–U+FE2F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</w:p>
    <w:p w14:paraId="01E6A5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</w:p>
    <w:p w14:paraId="086647F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</w:t>
      </w:r>
    </w:p>
    <w:p w14:paraId="56E33C4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</w:p>
    <w:p w14:paraId="668D2C9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del w:id="14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-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</w:del>
      <w:ins w:id="1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del w:id="16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-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</w:del>
      <w:ins w:id="1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nil</w:t>
      </w:r>
    </w:p>
    <w:p w14:paraId="50F419C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integer literal</w:t>
      </w:r>
    </w:p>
    <w:p w14:paraId="7E9BAB29" w14:textId="77777777" w:rsidR="0049248F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ins w:id="18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-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integer-literal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</w:p>
    <w:p w14:paraId="3F8DFCB3" w14:textId="6A20925B" w:rsidR="00FF12BC" w:rsidRPr="00FF12BC" w:rsidRDefault="00FF12BC" w:rsidP="0049248F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</w:p>
    <w:p w14:paraId="4524403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0b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or 1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</w:p>
    <w:p w14:paraId="1AC021A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</w:p>
    <w:p w14:paraId="57D7A2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9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</w:p>
    <w:p w14:paraId="06807BD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Digit 0 through 9, a through f, or A through 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hexadecimal-literal-characters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</w:p>
    <w:p w14:paraId="0A1A801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floating-point literal</w:t>
      </w:r>
    </w:p>
    <w:p w14:paraId="35B13F5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" w:author="6.3" w:date="2026-04-15T10:16:00Z" w16du:dateUtc="2026-04-15T01:16:00Z">
          <w:pPr>
            <w:spacing w:before="100" w:beforeAutospacing="1" w:after="0" w:line="240" w:lineRule="auto"/>
          </w:pPr>
        </w:pPrChange>
      </w:pPr>
      <w:ins w:id="24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signed-floating-point-literal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 &gt;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-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floating-point-literal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</w:p>
    <w:p w14:paraId="6BD885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6C758C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748BD03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</w:p>
    <w:p w14:paraId="32C02FB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string literal</w:t>
      </w:r>
    </w:p>
    <w:p w14:paraId="11F44A7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</w:p>
    <w:p w14:paraId="63D8904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06244C6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399436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06037A1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 U+000A, or U+000D</w:t>
      </w:r>
    </w:p>
    <w:p w14:paraId="4E6EE6D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</w:p>
    <w:p w14:paraId="0F9AD24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418281A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</w:p>
    <w:p w14:paraId="46B5C2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</w:p>
    <w:p w14:paraId="45EFF39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'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unicode-scalar-digits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unicode-scalar-digits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Between one and eight hexadecimal digits</w:t>
      </w:r>
    </w:p>
    <w:p w14:paraId="2160993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</w:p>
    <w:p w14:paraId="11E3612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regular expression literal</w:t>
      </w:r>
    </w:p>
    <w:p w14:paraId="5B13AEA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3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regular expression</w:t>
      </w:r>
    </w:p>
    <w:p w14:paraId="1D20E69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123AC3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7374DD5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operators</w:t>
      </w:r>
    </w:p>
    <w:p w14:paraId="655B3F3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</w:p>
    <w:p w14:paraId="78953C9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%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^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~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U+00A1–U+00A7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U+00A9 or U+00AB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U+00AC or U+00AE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U+00B0–U+00B1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U+00B6, U+00BB, U+00BF, U+00D7, or U+00F7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U+2016–U+2017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U+2020–U+2027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U+2030–U+203E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U+2041–U+2053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U+2055–U+205E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U+2190–U+23FF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U+2500–U+2775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U+2794–U+2BFF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U+2E00–U+2E7F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U+3001–U+3003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U+3008–U+3020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U+3030</w:t>
      </w:r>
    </w:p>
    <w:p w14:paraId="1042EA6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U+0300–U+036F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U+1DC0–U+1DFF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U+20D0–U+20FF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U+FE00–U+FE0F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U+FE20–U+FE2F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U+E0100–U+E01EF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</w:p>
    <w:p w14:paraId="7227B1C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dot-operator-head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dot-operator-characters?</w:t>
      </w:r>
    </w:p>
    <w:p w14:paraId="77DB43B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4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31C2381F" w14:textId="77777777" w:rsidR="00FF12BC" w:rsidRPr="00FF12BC" w:rsidRDefault="00FF12BC" w:rsidP="00FC51AA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47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48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49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"Types"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50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51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Types</w:t>
      </w:r>
      <w:r w:rsidRPr="00FF12BC">
        <w:rPr>
          <w:rFonts w:ascii="Times New Roman" w:hAnsi="Times New Roman"/>
          <w:kern w:val="0"/>
          <w:sz w:val="36"/>
          <w14:ligatures w14:val="none"/>
          <w:rPrChange w:id="52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02EFD95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</w:t>
      </w:r>
    </w:p>
    <w:p w14:paraId="46720E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54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boxed-protocol-type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0990B0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annotation</w:t>
      </w:r>
    </w:p>
    <w:p w14:paraId="2A483C3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del w:id="56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inout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303A16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identifier</w:t>
      </w:r>
    </w:p>
    <w:p w14:paraId="3F7603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2D78DCA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type</w:t>
      </w:r>
    </w:p>
    <w:p w14:paraId="10B6628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FEE25F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type</w:t>
      </w:r>
    </w:p>
    <w:p w14:paraId="2E3432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5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237100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411CD3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del w:id="62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inout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ins w:id="63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parameter-modifier?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09ECFC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38E562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array type</w:t>
      </w:r>
    </w:p>
    <w:p w14:paraId="668C621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29D297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dictionary type</w:t>
      </w:r>
    </w:p>
    <w:p w14:paraId="524B6FE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311A07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type</w:t>
      </w:r>
    </w:p>
    <w:p w14:paraId="4645555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6CE6A9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implicitly unwrapped optional type</w:t>
      </w:r>
    </w:p>
    <w:p w14:paraId="67FC43A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53BD3D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composition type</w:t>
      </w:r>
    </w:p>
    <w:p w14:paraId="1DEB83C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6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</w:p>
    <w:p w14:paraId="6F2B2D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opaque type</w:t>
      </w:r>
    </w:p>
    <w:p w14:paraId="6685260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1D100FD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boxed protocol type</w:t>
      </w:r>
    </w:p>
    <w:p w14:paraId="0C3C814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boxed-protocol-type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08382FE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metatype type</w:t>
      </w:r>
    </w:p>
    <w:p w14:paraId="6E9354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</w:p>
    <w:p w14:paraId="25138A6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Any type</w:t>
      </w:r>
    </w:p>
    <w:p w14:paraId="79B0FD4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</w:p>
    <w:p w14:paraId="15F0D28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Self type</w:t>
      </w:r>
    </w:p>
    <w:p w14:paraId="52C8463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6839FA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inheritance clause</w:t>
      </w:r>
    </w:p>
    <w:p w14:paraId="13416BE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7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76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~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ins w:id="7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~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</w:p>
    <w:p w14:paraId="4FD50E73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78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79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80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"Expressions"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81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82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Expressions</w:t>
      </w:r>
      <w:r w:rsidRPr="00FF12BC">
        <w:rPr>
          <w:rFonts w:ascii="Times New Roman" w:hAnsi="Times New Roman"/>
          <w:kern w:val="0"/>
          <w:sz w:val="36"/>
          <w14:ligatures w14:val="none"/>
          <w:rPrChange w:id="83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3B983E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</w:t>
      </w:r>
    </w:p>
    <w:p w14:paraId="5AB3BC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  <w:del w:id="85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\</w:delText>
        </w:r>
      </w:del>
    </w:p>
    <w:p w14:paraId="3C5B29B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prefix expression</w:t>
      </w:r>
    </w:p>
    <w:p w14:paraId="105C5A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</w:p>
    <w:p w14:paraId="41F589E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in-out expression</w:t>
      </w:r>
    </w:p>
    <w:p w14:paraId="03B7CC2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</w:p>
    <w:p w14:paraId="3D1F528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Grammar of a try expression</w:t>
      </w:r>
    </w:p>
    <w:p w14:paraId="75ADC9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27191AA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await expression</w:t>
      </w:r>
    </w:p>
    <w:p w14:paraId="091F83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8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await</w:t>
      </w:r>
    </w:p>
    <w:p w14:paraId="1906BC1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infix expression</w:t>
      </w:r>
    </w:p>
    <w:p w14:paraId="326AD8E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</w:p>
    <w:p w14:paraId="4811181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assignment operator</w:t>
      </w:r>
    </w:p>
    <w:p w14:paraId="52D657A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</w:p>
    <w:p w14:paraId="03EDF3C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operator</w:t>
      </w:r>
    </w:p>
    <w:p w14:paraId="5AAD8C5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4EED62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type-casting operator</w:t>
      </w:r>
    </w:p>
    <w:p w14:paraId="03E70A9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518DB51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primary expression</w:t>
      </w:r>
    </w:p>
    <w:p w14:paraId="44683D3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</w:p>
    <w:p w14:paraId="6E006FD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 expression</w:t>
      </w:r>
    </w:p>
    <w:p w14:paraId="21CF92A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</w:p>
    <w:p w14:paraId="3339DAC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9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del w:id="98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,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D8AAA0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9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100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del w:id="101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,</w:delText>
        </w:r>
        <w:r w:rsidR="00B66B23" w:rsidRPr="009612CB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?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5BAAC9E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#colorLiteral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green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blue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alpha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#fileLiteral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#imageLiteral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4210958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self expression</w:t>
      </w:r>
    </w:p>
    <w:p w14:paraId="1146655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</w:p>
    <w:p w14:paraId="54AAA5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</w:p>
    <w:p w14:paraId="3188EE8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superclass expression</w:t>
      </w:r>
    </w:p>
    <w:p w14:paraId="6D32AE3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</w:p>
    <w:p w14:paraId="4C526EA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</w:p>
    <w:p w14:paraId="116B4A6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expression</w:t>
      </w:r>
    </w:p>
    <w:p w14:paraId="5C11BC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</w:p>
    <w:p w14:paraId="2F8273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3A9220F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0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</w:p>
    <w:p w14:paraId="130788D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closure expression</w:t>
      </w:r>
    </w:p>
    <w:p w14:paraId="2318485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759AFA1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</w:p>
    <w:p w14:paraId="5579BDD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113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A75C23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ins w:id="11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unowned(safe)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unowned(unsafe)</w:t>
      </w:r>
    </w:p>
    <w:p w14:paraId="52A9A122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 member expression</w:t>
      </w:r>
    </w:p>
    <w:p w14:paraId="509782A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</w:p>
    <w:p w14:paraId="5F7CDAD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parenthesized expression</w:t>
      </w:r>
    </w:p>
    <w:p w14:paraId="53E492E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2E524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expression</w:t>
      </w:r>
    </w:p>
    <w:p w14:paraId="2BAD88A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1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ins w:id="119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3B5FD50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expression</w:t>
      </w:r>
    </w:p>
    <w:p w14:paraId="667CF33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628A83B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macro-expansion expression</w:t>
      </w:r>
    </w:p>
    <w:p w14:paraId="76EC6A1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trailing-closures?</w:t>
      </w:r>
    </w:p>
    <w:p w14:paraId="66AF91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expression</w:t>
      </w:r>
    </w:p>
    <w:p w14:paraId="786C14E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</w:p>
    <w:p w14:paraId="656A2B1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35032CE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selector expression</w:t>
      </w:r>
    </w:p>
    <w:p w14:paraId="55DD775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getter: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setter: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C377ED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string expression</w:t>
      </w:r>
    </w:p>
    <w:p w14:paraId="680A20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#keyPath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78F934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postfix expression</w:t>
      </w:r>
    </w:p>
    <w:p w14:paraId="0A1193F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</w:p>
    <w:p w14:paraId="5F6517C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call expression</w:t>
      </w:r>
    </w:p>
    <w:p w14:paraId="444F2DD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</w:p>
    <w:p w14:paraId="2C9DD86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2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ins w:id="129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3E8314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</w:p>
    <w:p w14:paraId="45B81CB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expression</w:t>
      </w:r>
    </w:p>
    <w:p w14:paraId="433395B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D036E8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explicit member expression</w:t>
      </w:r>
    </w:p>
    <w:p w14:paraId="77B37A0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</w:p>
    <w:p w14:paraId="3B5DEB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1D2A63B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postfix self expression</w:t>
      </w:r>
    </w:p>
    <w:p w14:paraId="7E4149E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29BE54D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expression</w:t>
      </w:r>
    </w:p>
    <w:p w14:paraId="05C91E5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</w:p>
    <w:p w14:paraId="0F9E84F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forced-value expression</w:t>
      </w:r>
    </w:p>
    <w:p w14:paraId="4F60C86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</w:p>
    <w:p w14:paraId="4EF435B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optional-chaining expression</w:t>
      </w:r>
    </w:p>
    <w:p w14:paraId="09BD665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3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420C5F5D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138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139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140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"Statements"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141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142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Statements</w:t>
      </w:r>
      <w:r w:rsidRPr="00FF12BC">
        <w:rPr>
          <w:rFonts w:ascii="Times New Roman" w:hAnsi="Times New Roman"/>
          <w:kern w:val="0"/>
          <w:sz w:val="36"/>
          <w14:ligatures w14:val="none"/>
          <w:rPrChange w:id="143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6FB356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statement</w:t>
      </w:r>
    </w:p>
    <w:p w14:paraId="4E0516F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344F9C4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loop statement</w:t>
      </w:r>
    </w:p>
    <w:p w14:paraId="6D2B751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</w:p>
    <w:p w14:paraId="37379B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for-in statement</w:t>
      </w:r>
    </w:p>
    <w:p w14:paraId="6B4D5F0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1243F7D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while statement</w:t>
      </w:r>
    </w:p>
    <w:p w14:paraId="5487106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5C8DF6F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</w:p>
    <w:p w14:paraId="4D486BF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4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</w:p>
    <w:p w14:paraId="6E630E2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repeat-while statement</w:t>
      </w:r>
    </w:p>
    <w:p w14:paraId="692351D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repeat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B08D88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branch statement</w:t>
      </w:r>
    </w:p>
    <w:p w14:paraId="6D67072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</w:p>
    <w:p w14:paraId="2489929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if statement</w:t>
      </w:r>
    </w:p>
    <w:p w14:paraId="4CCAAD8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</w:p>
    <w:p w14:paraId="167131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guard statement</w:t>
      </w:r>
    </w:p>
    <w:p w14:paraId="0F95F97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guard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078F267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switch statement</w:t>
      </w:r>
    </w:p>
    <w:p w14:paraId="19C26DF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</w:p>
    <w:p w14:paraId="5302011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default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0EF1819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2053F5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switch-elseif-directive-clause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</w:p>
    <w:p w14:paraId="7E5BE35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labeled statement</w:t>
      </w:r>
    </w:p>
    <w:p w14:paraId="262E632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</w:p>
    <w:p w14:paraId="5C9F302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5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62081A1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control transfer statement</w:t>
      </w:r>
    </w:p>
    <w:p w14:paraId="6BDDEC3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</w:p>
    <w:p w14:paraId="3BBB466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break statement</w:t>
      </w:r>
    </w:p>
    <w:p w14:paraId="1A89C50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break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32575F1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continue statement</w:t>
      </w:r>
    </w:p>
    <w:p w14:paraId="5CE740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continue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2E9239D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fallthrough statement</w:t>
      </w:r>
    </w:p>
    <w:p w14:paraId="3AC219F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fallthrough</w:t>
      </w:r>
    </w:p>
    <w:p w14:paraId="436AF44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return statement</w:t>
      </w:r>
    </w:p>
    <w:p w14:paraId="792AB9B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return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expression?</w:t>
      </w:r>
    </w:p>
    <w:p w14:paraId="77244EF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throw statement</w:t>
      </w:r>
    </w:p>
    <w:p w14:paraId="46F73D1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15F06F7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defer statement</w:t>
      </w:r>
    </w:p>
    <w:p w14:paraId="43F0A0E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defer-statement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015905F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do statement</w:t>
      </w:r>
    </w:p>
    <w:p w14:paraId="4F45FAD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catch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</w:p>
    <w:p w14:paraId="4AB3FEF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compiler control statement</w:t>
      </w:r>
    </w:p>
    <w:p w14:paraId="7649234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diagnostic-statement</w:t>
      </w:r>
    </w:p>
    <w:p w14:paraId="6EDAEA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compilation block</w:t>
      </w:r>
    </w:p>
    <w:p w14:paraId="5F589CF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6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</w:p>
    <w:p w14:paraId="6589BCB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#elseif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#endif</w:t>
      </w:r>
    </w:p>
    <w:p w14:paraId="7019994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&amp;&amp;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||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</w:p>
    <w:p w14:paraId="211A797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operating-system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arch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canImport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targetEnvironment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FB1712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operating-system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Linux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Windows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174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arm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arm64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i386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ins w:id="17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wasm32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x86_64</w:t>
      </w:r>
      <w:del w:id="176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|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arm</w:delText>
        </w:r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| </w:delText>
        </w:r>
        <w:r w:rsidR="00B66B23" w:rsidRPr="009612CB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delText>arm64</w:delText>
        </w:r>
      </w:del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simulator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</w:p>
    <w:p w14:paraId="254F29EE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line control statement</w:t>
      </w:r>
    </w:p>
    <w:p w14:paraId="690868D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line: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line-number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line-number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 decimal integer greater than zero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</w:p>
    <w:p w14:paraId="02AB416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availability condition</w:t>
      </w:r>
    </w:p>
    <w:p w14:paraId="7EF997F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#available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#unavailable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</w:p>
    <w:p w14:paraId="484890E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7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visionOSApplicationExtension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</w:p>
    <w:p w14:paraId="22EB4C47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180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181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182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"Declarations"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183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184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Declarations</w:t>
      </w:r>
      <w:r w:rsidRPr="00FF12BC">
        <w:rPr>
          <w:rFonts w:ascii="Times New Roman" w:hAnsi="Times New Roman"/>
          <w:kern w:val="0"/>
          <w:sz w:val="36"/>
          <w14:ligatures w14:val="none"/>
          <w:rPrChange w:id="185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37DA0447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</w:t>
      </w:r>
    </w:p>
    <w:p w14:paraId="41E2F26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ins w:id="18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macro-declaration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declaration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</w:ins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del w:id="188" w:author="6.3" w:date="2026-04-15T10:16:00Z" w16du:dateUtc="2026-04-15T01:16:00Z">
        <w:r w:rsidR="00B66B23" w:rsidRPr="009612CB">
          <w:rPr>
            <w:rFonts w:ascii="Times New Roman" w:eastAsia="Times New Roman" w:hAnsi="Times New Roman" w:cs="Times New Roman"/>
            <w:kern w:val="0"/>
            <w14:ligatures w14:val="none"/>
          </w:rPr>
          <w:delText> \</w:delText>
        </w:r>
      </w:del>
    </w:p>
    <w:p w14:paraId="3A79643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top-level declaration</w:t>
      </w:r>
    </w:p>
    <w:p w14:paraId="5E0701F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8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top-level-declaration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4DE3A5C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code block</w:t>
      </w:r>
    </w:p>
    <w:p w14:paraId="315C2BA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38033D0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import declaration</w:t>
      </w:r>
    </w:p>
    <w:p w14:paraId="6F49C29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import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7BBBBEE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6C98654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constant declaration</w:t>
      </w:r>
    </w:p>
    <w:p w14:paraId="2D727D9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</w:p>
    <w:p w14:paraId="1C49864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BB19C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variable declaration</w:t>
      </w:r>
    </w:p>
    <w:p w14:paraId="77D5545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</w:p>
    <w:p w14:paraId="4E12961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A1467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3BDC9BC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</w:p>
    <w:p w14:paraId="1950B3C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19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willSet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didSet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80E942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alias declaration</w:t>
      </w:r>
    </w:p>
    <w:p w14:paraId="72560CA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6A30723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declaration</w:t>
      </w:r>
    </w:p>
    <w:p w14:paraId="5F9B1C2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function-body?</w:t>
      </w:r>
    </w:p>
    <w:p w14:paraId="5C949C8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4C469B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BC9366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ins w:id="205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</w:p>
    <w:p w14:paraId="0138D547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external-parameter-name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inout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borrowing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consuming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7C5ABFA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declaration</w:t>
      </w:r>
    </w:p>
    <w:p w14:paraId="407893F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</w:p>
    <w:p w14:paraId="6CD02AB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09028D3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0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</w:p>
    <w:p w14:paraId="41F114D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structure declaration</w:t>
      </w:r>
    </w:p>
    <w:p w14:paraId="58B907A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4D671DB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07EC722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class declaration</w:t>
      </w:r>
    </w:p>
    <w:p w14:paraId="14E3957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79E8B2A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class-members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6F1B20D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actor declaration</w:t>
      </w:r>
    </w:p>
    <w:p w14:paraId="7EC6AB8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6AFE790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455340B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declaration</w:t>
      </w:r>
    </w:p>
    <w:p w14:paraId="25E6E9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6857F2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6A6B4F4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</w:p>
    <w:p w14:paraId="31CC863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property declaration</w:t>
      </w:r>
    </w:p>
    <w:p w14:paraId="0E46EE9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1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523CBA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method declaration</w:t>
      </w:r>
    </w:p>
    <w:p w14:paraId="7ED351A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0BF11BD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initializer declaration</w:t>
      </w:r>
    </w:p>
    <w:p w14:paraId="3BC6A1C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4E3A68B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subscript declaration</w:t>
      </w:r>
    </w:p>
    <w:p w14:paraId="31CF877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018C1A4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associated type declaration</w:t>
      </w:r>
    </w:p>
    <w:p w14:paraId="76D7CA0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associatedtype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4F6FA63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declaration</w:t>
      </w:r>
    </w:p>
    <w:p w14:paraId="0948B8F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5EDAB6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deinitializer declaration</w:t>
      </w:r>
    </w:p>
    <w:p w14:paraId="49D5AB6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deinit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251D09C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extension declaration</w:t>
      </w:r>
    </w:p>
    <w:p w14:paraId="660CC0B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extension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124A8A92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50B2C533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declaration</w:t>
      </w:r>
    </w:p>
    <w:p w14:paraId="75441E4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subscript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514A6115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 declaration</w:t>
      </w:r>
    </w:p>
    <w:p w14:paraId="2D7B53F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2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macro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F5230A8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operator declaration</w:t>
      </w:r>
    </w:p>
    <w:p w14:paraId="3F2180C3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</w:p>
    <w:p w14:paraId="035589B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infix-operator-group?</w:t>
      </w:r>
    </w:p>
    <w:p w14:paraId="038FFE6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</w:p>
    <w:p w14:paraId="461F8A9D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precedence group declaration</w:t>
      </w:r>
    </w:p>
    <w:p w14:paraId="431570AB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precedencegroup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8901C7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precedence-group-attributes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</w:p>
    <w:p w14:paraId="3BA12B5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higherThan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lowerThan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</w:p>
    <w:p w14:paraId="3107A8B4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assignment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</w:p>
    <w:p w14:paraId="0DDFD8E9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left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right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none</w:t>
      </w:r>
    </w:p>
    <w:p w14:paraId="5F911C1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CF06A9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 modifier</w:t>
      </w:r>
    </w:p>
    <w:p w14:paraId="0E35E57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3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convenience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dynamic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lazy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optional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override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required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static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safe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unsafe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</w:p>
    <w:p w14:paraId="44B0F26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5351248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mutating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nonmutating</w:t>
      </w:r>
    </w:p>
    <w:p w14:paraId="6AF31C38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nonisolated</w:t>
      </w:r>
    </w:p>
    <w:p w14:paraId="0B8E6DA2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43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44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45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"Attributes"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46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47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Attributes</w:t>
      </w:r>
      <w:r w:rsidRPr="00FF12BC">
        <w:rPr>
          <w:rFonts w:ascii="Times New Roman" w:hAnsi="Times New Roman"/>
          <w:kern w:val="0"/>
          <w:sz w:val="36"/>
          <w14:ligatures w14:val="none"/>
          <w:rPrChange w:id="248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721098DF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attribute</w:t>
      </w:r>
    </w:p>
    <w:p w14:paraId="01C5859F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4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@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</w:p>
    <w:p w14:paraId="11A3D9B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5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identifier, keyword, literal, or operator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 Any punctuation except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, or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55E4EB3F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51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52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53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"Patterns"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54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55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Pat</w:t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</w:t>
      </w:r>
      <w:bookmarkStart w:id="256" w:name="_Hlt227006862"/>
      <w:bookmarkStart w:id="257" w:name="_Hlt227006863"/>
      <w:bookmarkStart w:id="258" w:name="_Hlt227006865"/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</w:t>
      </w:r>
      <w:bookmarkEnd w:id="256"/>
      <w:bookmarkEnd w:id="257"/>
      <w:bookmarkEnd w:id="258"/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rns</w:t>
      </w:r>
      <w:r w:rsidRPr="00FF12BC">
        <w:rPr>
          <w:rFonts w:ascii="Times New Roman" w:hAnsi="Times New Roman"/>
          <w:kern w:val="0"/>
          <w:sz w:val="36"/>
          <w14:ligatures w14:val="none"/>
          <w:rPrChange w:id="259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4A21BA96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pattern</w:t>
      </w:r>
    </w:p>
    <w:p w14:paraId="0AFFD92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0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expression-pattern</w:t>
      </w:r>
    </w:p>
    <w:p w14:paraId="143A335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pattern</w:t>
      </w:r>
    </w:p>
    <w:p w14:paraId="17CF59D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08B6FF94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 pattern</w:t>
      </w:r>
    </w:p>
    <w:p w14:paraId="6F777C2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2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5E29E2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value-binding pattern</w:t>
      </w:r>
    </w:p>
    <w:p w14:paraId="71DA7B5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3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65BB6AE9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pattern</w:t>
      </w:r>
    </w:p>
    <w:p w14:paraId="62015B76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4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691EB081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case pattern</w:t>
      </w:r>
    </w:p>
    <w:p w14:paraId="5966419E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type-identifier?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tuple-pattern?</w:t>
      </w:r>
    </w:p>
    <w:p w14:paraId="42F034CC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pattern</w:t>
      </w:r>
    </w:p>
    <w:p w14:paraId="14264D4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6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</w:p>
    <w:p w14:paraId="1C6E739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casting pattern</w:t>
      </w:r>
    </w:p>
    <w:p w14:paraId="5455D59A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7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7BF05C0B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 pattern</w:t>
      </w:r>
    </w:p>
    <w:p w14:paraId="4F080FCD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6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expression-pattern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353046B" w14:textId="77777777" w:rsidR="00FF12BC" w:rsidRPr="00FF12BC" w:rsidRDefault="00FF12BC" w:rsidP="00FF12BC">
      <w:pPr>
        <w:spacing w:before="768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PrChange w:id="269" w:author="6.3" w:date="2026-04-15T10:16:00Z" w16du:dateUtc="2026-04-15T01:16:00Z">
          <w:pPr>
            <w:shd w:val="clear" w:color="auto" w:fill="FFFFFF"/>
            <w:spacing w:before="100" w:beforeAutospacing="1" w:after="0" w:line="240" w:lineRule="auto"/>
            <w:outlineLvl w:val="1"/>
          </w:pPr>
        </w:pPrChange>
      </w:pPr>
      <w:r w:rsidRPr="00FF12BC">
        <w:rPr>
          <w:rFonts w:ascii="Times New Roman" w:hAnsi="Times New Roman"/>
          <w:kern w:val="0"/>
          <w:sz w:val="36"/>
          <w14:ligatures w14:val="none"/>
          <w:rPrChange w:id="270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begin"/>
      </w:r>
      <w:r w:rsidRPr="00FF12BC">
        <w:rPr>
          <w:rFonts w:ascii="Times New Roman" w:hAnsi="Times New Roman"/>
          <w:kern w:val="0"/>
          <w:sz w:val="36"/>
          <w14:ligatures w14:val="none"/>
          <w:rPrChange w:id="271" w:author="6.3" w:date="2026-04-15T10:16:00Z" w16du:dateUtc="2026-04-15T01:16:00Z">
            <w:rPr>
              <w:rFonts w:ascii="Times New Roman" w:hAnsi="Times New Roman"/>
            </w:rPr>
          </w:rPrChange>
        </w:rPr>
        <w:instrText>HYPERLINK "https://docs.swift.org/swift-book/documentation/the-swift-programming-language/summaryofthegrammar" \l "Generic-Parameters-and-Arguments"</w:instrText>
      </w:r>
      <w:r w:rsidRPr="00FF12BC">
        <w:rPr>
          <w:rFonts w:ascii="Times New Roman" w:hAnsi="Times New Roman"/>
          <w:kern w:val="0"/>
          <w:sz w:val="36"/>
          <w14:ligatures w14:val="none"/>
          <w:rPrChange w:id="272" w:author="6.3" w:date="2026-04-15T10:16:00Z" w16du:dateUtc="2026-04-15T01:16:00Z">
            <w:rPr>
              <w:rFonts w:ascii="Times New Roman" w:hAnsi="Times New Roman"/>
            </w:rPr>
          </w:rPrChange>
        </w:rPr>
      </w:r>
      <w:r w:rsidRPr="00FF12BC">
        <w:rPr>
          <w:rFonts w:ascii="Times New Roman" w:hAnsi="Times New Roman"/>
          <w:kern w:val="0"/>
          <w:sz w:val="36"/>
          <w14:ligatures w14:val="none"/>
          <w:rPrChange w:id="273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separate"/>
      </w:r>
      <w:r w:rsidRPr="00FF12BC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Generic Parameters and Arguments</w:t>
      </w:r>
      <w:r w:rsidRPr="00FF12BC">
        <w:rPr>
          <w:rFonts w:ascii="Times New Roman" w:hAnsi="Times New Roman"/>
          <w:kern w:val="0"/>
          <w:sz w:val="36"/>
          <w14:ligatures w14:val="none"/>
          <w:rPrChange w:id="274" w:author="6.3" w:date="2026-04-15T10:16:00Z" w16du:dateUtc="2026-04-15T01:16:00Z">
            <w:rPr>
              <w:rFonts w:ascii="Times New Roman" w:hAnsi="Times New Roman"/>
            </w:rPr>
          </w:rPrChange>
        </w:rPr>
        <w:fldChar w:fldCharType="end"/>
      </w:r>
    </w:p>
    <w:p w14:paraId="22DD214A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parameter clause</w:t>
      </w:r>
    </w:p>
    <w:p w14:paraId="1852D20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5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generic-parameter-clause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ins w:id="276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</w:ins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ins w:id="277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generic-parameter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let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type-name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: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\</w:t>
        </w:r>
      </w:ins>
    </w:p>
    <w:p w14:paraId="3C4F2ABC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8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</w:p>
    <w:p w14:paraId="442734E1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79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==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ins w:id="280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same-type-requirement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→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type-identifier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==</w:t>
        </w:r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</w:ins>
    </w:p>
    <w:p w14:paraId="2F2479A0" w14:textId="77777777" w:rsidR="00FF12BC" w:rsidRPr="00FF12BC" w:rsidRDefault="00FF12BC" w:rsidP="00FF12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1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argument clause</w:t>
      </w:r>
    </w:p>
    <w:p w14:paraId="255AB975" w14:textId="77777777" w:rsidR="00FF12BC" w:rsidRPr="00FF12BC" w:rsidRDefault="00FF12BC" w:rsidP="00FF12BC">
      <w:pPr>
        <w:spacing w:before="20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pPrChange w:id="281" w:author="6.3" w:date="2026-04-15T10:16:00Z" w16du:dateUtc="2026-04-15T01:16:00Z">
          <w:pPr>
            <w:spacing w:before="100" w:beforeAutospacing="1" w:after="0" w:line="240" w:lineRule="auto"/>
          </w:pPr>
        </w:pPrChange>
      </w:pP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ins w:id="282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</w:t>
        </w:r>
        <w:r w:rsidRPr="00FF12BC">
          <w:rPr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14:ligatures w14:val="none"/>
          </w:rPr>
          <w:t>,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?</w:t>
        </w:r>
      </w:ins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FF12BC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FF1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ins w:id="283" w:author="6.3" w:date="2026-04-15T10:16:00Z" w16du:dateUtc="2026-04-15T01:16:00Z">
        <w:r w:rsidRPr="00FF12BC">
          <w:rPr>
            <w:rFonts w:ascii="Times New Roman" w:eastAsia="Times New Roman" w:hAnsi="Times New Roman" w:cs="Times New Roman"/>
            <w:kern w:val="0"/>
            <w14:ligatures w14:val="none"/>
          </w:rPr>
          <w:t> | </w:t>
        </w:r>
        <w:r w:rsidRPr="00FF12BC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t>signed-integer-literal</w:t>
        </w:r>
      </w:ins>
    </w:p>
    <w:p w14:paraId="6E538608" w14:textId="77777777" w:rsidR="003F6A77" w:rsidRPr="00FF12BC" w:rsidRDefault="003F6A77">
      <w:pPr>
        <w:rPr>
          <w:rFonts w:ascii="Times New Roman" w:hAnsi="Times New Roman" w:cs="Times New Roman"/>
        </w:rPr>
      </w:pPr>
    </w:p>
    <w:sectPr w:rsidR="003F6A77" w:rsidRPr="00FF12BC">
      <w:pgSz w:w="11906" w:h="16838"/>
      <w:pgMar w:top="1440" w:right="1440" w:bottom="1440" w:left="1440" w:header="708" w:footer="708" w:gutter="0"/>
      <w:cols w:space="708"/>
      <w:docGrid w:linePitch="360"/>
      <w:sectPrChange w:id="284" w:author="6.3" w:date="2026-04-15T10:16:00Z" w16du:dateUtc="2026-04-15T01:16:00Z">
        <w:sectPr w:rsidR="003F6A77" w:rsidRPr="00FF12BC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77"/>
    <w:rsid w:val="00376D1A"/>
    <w:rsid w:val="003F6A77"/>
    <w:rsid w:val="0049248F"/>
    <w:rsid w:val="00834183"/>
    <w:rsid w:val="00857172"/>
    <w:rsid w:val="008843DB"/>
    <w:rsid w:val="008A6CF1"/>
    <w:rsid w:val="00945503"/>
    <w:rsid w:val="009612CB"/>
    <w:rsid w:val="00AD75FB"/>
    <w:rsid w:val="00B02771"/>
    <w:rsid w:val="00B202D0"/>
    <w:rsid w:val="00B66B23"/>
    <w:rsid w:val="00CE5168"/>
    <w:rsid w:val="00F365E8"/>
    <w:rsid w:val="00FC51AA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5713BE"/>
  <w15:chartTrackingRefBased/>
  <w15:docId w15:val="{4AE17FB6-C617-2948-85A2-27A2EE2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bel">
    <w:name w:val="label"/>
    <w:basedOn w:val="Normal"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1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12BC"/>
    <w:rPr>
      <w:i/>
      <w:iCs/>
    </w:rPr>
  </w:style>
  <w:style w:type="character" w:styleId="Strong">
    <w:name w:val="Strong"/>
    <w:basedOn w:val="DefaultParagraphFont"/>
    <w:uiPriority w:val="22"/>
    <w:qFormat/>
    <w:rsid w:val="00FF12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12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F12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12BC"/>
    <w:rPr>
      <w:color w:val="800080"/>
      <w:u w:val="single"/>
    </w:rPr>
  </w:style>
  <w:style w:type="paragraph" w:styleId="Revision">
    <w:name w:val="Revision"/>
    <w:hidden/>
    <w:uiPriority w:val="99"/>
    <w:semiHidden/>
    <w:rsid w:val="00F365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6114</Words>
  <Characters>34855</Characters>
  <Application>Microsoft Office Word</Application>
  <DocSecurity>0</DocSecurity>
  <Lines>290</Lines>
  <Paragraphs>81</Paragraphs>
  <ScaleCrop>false</ScaleCrop>
  <Company/>
  <LinksUpToDate>false</LinksUpToDate>
  <CharactersWithSpaces>40888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Willem2 Brands (JAN WILLEM BRANDS)</dc:creator>
  <cp:keywords/>
  <dc:description/>
  <cp:lastModifiedBy>Jan Willem2 Brands (JAN WILLEM BRANDS)</cp:lastModifiedBy>
  <cp:revision>4</cp:revision>
  <dcterms:created xsi:type="dcterms:W3CDTF">2026-04-15T06:07:00Z</dcterms:created>
  <dcterms:modified xsi:type="dcterms:W3CDTF">2026-04-24T05:44:00Z</dcterms:modified>
</cp:coreProperties>
</file>